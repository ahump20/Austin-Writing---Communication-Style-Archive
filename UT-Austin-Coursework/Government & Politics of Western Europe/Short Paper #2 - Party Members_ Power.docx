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t xml:space="preserve">Party Members’ Power</w:t>
      </w:r>
    </w:p>
    <w:p w:rsidR="00000000" w:rsidDel="00000000" w:rsidP="00000000" w:rsidRDefault="00000000" w:rsidRPr="00000000" w14:paraId="00000010">
      <w:pPr>
        <w:spacing w:line="480" w:lineRule="auto"/>
        <w:jc w:val="center"/>
        <w:rPr/>
      </w:pPr>
      <w:r w:rsidDel="00000000" w:rsidR="00000000" w:rsidRPr="00000000">
        <w:rPr>
          <w:rtl w:val="0"/>
        </w:rPr>
        <w:t xml:space="preserve">Austin Humphrey (JAH7324)</w:t>
      </w:r>
    </w:p>
    <w:p w:rsidR="00000000" w:rsidDel="00000000" w:rsidP="00000000" w:rsidRDefault="00000000" w:rsidRPr="00000000" w14:paraId="00000011">
      <w:pPr>
        <w:spacing w:line="480" w:lineRule="auto"/>
        <w:jc w:val="center"/>
        <w:rPr/>
      </w:pPr>
      <w:r w:rsidDel="00000000" w:rsidR="00000000" w:rsidRPr="00000000">
        <w:rPr>
          <w:rtl w:val="0"/>
        </w:rPr>
        <w:t xml:space="preserve">Email: </w:t>
      </w:r>
      <w:hyperlink r:id="rId6">
        <w:r w:rsidDel="00000000" w:rsidR="00000000" w:rsidRPr="00000000">
          <w:rPr>
            <w:color w:val="0563c1"/>
            <w:u w:val="single"/>
            <w:rtl w:val="0"/>
          </w:rPr>
          <w:t xml:space="preserve">humphrey.austin20@gmail.com</w:t>
        </w:r>
      </w:hyperlink>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t xml:space="preserve">Due Date: March 22, 2018</w:t>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r>
    </w:p>
    <w:p w:rsidR="00000000" w:rsidDel="00000000" w:rsidP="00000000" w:rsidRDefault="00000000" w:rsidRPr="00000000" w14:paraId="0000001A">
      <w:pPr>
        <w:spacing w:line="480" w:lineRule="auto"/>
        <w:jc w:val="center"/>
        <w:rPr/>
      </w:pPr>
      <w:r w:rsidDel="00000000" w:rsidR="00000000" w:rsidRPr="00000000">
        <w:rPr>
          <w:rtl w:val="0"/>
        </w:rPr>
      </w:r>
    </w:p>
    <w:p w:rsidR="00000000" w:rsidDel="00000000" w:rsidP="00000000" w:rsidRDefault="00000000" w:rsidRPr="00000000" w14:paraId="0000001B">
      <w:pPr>
        <w:spacing w:line="480" w:lineRule="auto"/>
        <w:jc w:val="center"/>
        <w:rPr/>
      </w:pPr>
      <w:r w:rsidDel="00000000" w:rsidR="00000000" w:rsidRPr="00000000">
        <w:rPr>
          <w:rtl w:val="0"/>
        </w:rPr>
      </w:r>
    </w:p>
    <w:p w:rsidR="00000000" w:rsidDel="00000000" w:rsidP="00000000" w:rsidRDefault="00000000" w:rsidRPr="00000000" w14:paraId="0000001C">
      <w:pPr>
        <w:spacing w:line="480" w:lineRule="auto"/>
        <w:jc w:val="center"/>
        <w:rPr/>
      </w:pPr>
      <w:r w:rsidDel="00000000" w:rsidR="00000000" w:rsidRPr="00000000">
        <w:rPr>
          <w:rtl w:val="0"/>
        </w:rPr>
      </w:r>
    </w:p>
    <w:p w:rsidR="00000000" w:rsidDel="00000000" w:rsidP="00000000" w:rsidRDefault="00000000" w:rsidRPr="00000000" w14:paraId="0000001D">
      <w:pPr>
        <w:spacing w:line="480" w:lineRule="auto"/>
        <w:jc w:val="center"/>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tab/>
        <w:t xml:space="preserve">Over the decades not only have the policies of European political parties changed, but also the organizational tactics implemented to keep their members engaged.  According to the textbook, there are three foundational premises in which members can exert the power that they possess: writing of the party’s manifesto, the selection of the party leader, and through the picking of parliamentary candidates that will be allowed to run (p. 339).  Although individuals battle for the leverage that is accompanied by holding a position within the organization, mutual settlements are typically the outcome when discussing policy or the manifesto - due to the realization that they are far more influential together than divided.  In addition, Western European politics as a whole are defined in large part by an importance placed on the party itself, opposed to the individual candidates running, as seen in the American electoral system.  Greater party discipline benefits the results of politicians to help reelection chances and incentivize more activity within the organization that members choose to support.  While there are pros and cons to this system, the increasing power of party members represent a positive shift for the parties involved as it advocates for the idea of democracy; this in turn gives a larger portion of citizens within a given society a greater voice in the way their country is governed.</w:t>
      </w:r>
    </w:p>
    <w:p w:rsidR="00000000" w:rsidDel="00000000" w:rsidP="00000000" w:rsidRDefault="00000000" w:rsidRPr="00000000" w14:paraId="0000001F">
      <w:pPr>
        <w:spacing w:line="480" w:lineRule="auto"/>
        <w:rPr/>
      </w:pPr>
      <w:r w:rsidDel="00000000" w:rsidR="00000000" w:rsidRPr="00000000">
        <w:rPr>
          <w:rtl w:val="0"/>
        </w:rPr>
        <w:tab/>
        <w:t xml:space="preserve">Party manifestos (and their programme to an extent) are key to the assessment of party members’ power. These declarations represent the platform on which the policies that embody an organizations’ values are based.  Because ideals evolve over time based on the current condition of the world, so do the agreed upon interpretations parties choose to communicate to the public as a “prescription” for the issues at hand.  Although not all of the stances in the manifesto a party displays strikes the publics’ chord enough to cause any backlash, the development of mass media has changed this.  With the widespread effects of telecommunication and technology, the most important aspects are efficiently streamlined to citizens in a manner much more direct, easily accessible, and simple than was possible prior.  While the increased knowledge on topics gained by people does seems like a great thing on all fronts (and for the most part is), it comes with certain downfalls.  It has led to parties promoting “vote-catching” ideas in order to draw in a greater number of voters, even though they may not always follow through with the promise (or in some cases electorates fail to realize the stance taken is unachievable).  As the textbook suggests, “it is a challenge to establish the extent to which parties do what they promised,” even for the experts describing that the average person “keep[ing] a running tally” of it is not only highly unlikely, but unpractical for most (p. 339).  Therefore, governments and ministers possessing high-end positions of power tend to sweep party manifestos and programmes to either directions, concluding they are about as likely to happen as the ambitious daydreams a young person unaccustomed to the ways of the world.  In summary, these documents play an important role during the election process through communicating to electorates the ideals of the party. The parties involved are potentially casting a vote for governmental policies and high-ranking officials. In many cases, the elected officials are unable to follow the values outlined when present in office and disputing policy.</w:t>
      </w:r>
    </w:p>
    <w:p w:rsidR="00000000" w:rsidDel="00000000" w:rsidP="00000000" w:rsidRDefault="00000000" w:rsidRPr="00000000" w14:paraId="00000020">
      <w:pPr>
        <w:spacing w:line="480" w:lineRule="auto"/>
        <w:rPr/>
      </w:pPr>
      <w:r w:rsidDel="00000000" w:rsidR="00000000" w:rsidRPr="00000000">
        <w:rPr>
          <w:rtl w:val="0"/>
        </w:rPr>
        <w:tab/>
        <w:t xml:space="preserve">The ability of party members to vote on who they wish to represent them as their party leader is also crucial when assessing the increased power of recent years for members.  Apart from being the face of the organization, leaders also get the privilege of becoming prime minister if all goes well and their party ends upon top when voting is done (at least in a vast majority of cases).  This makes the ability of selection even more important in terms members’ power, especially in the most popular parties, as their choice will determine who becomes the most powerful figure in (almost) every nation’s political sphere.  Opposed to direct election like we find in the United States, there is an incentive in this system to get involved due to the fact that unaffiliated voters have no say in which candidate will represent them, just which party will do so.  In addition, findings of Ingrid van Biezen which show that among the United Kingdoms, France, and Italy, that parties “have lost 1 to 1.5 million members in the last three decades,” or approximately two-thirds of members (Biezen, 2013).  Coupling the ideas expressed in the two previous sentences, one can conclude that it’s not farfetched to theorize that those members who have remained are benefitting from increased power due to the drop in numbers.  In other words, each vote cast in a party primary counts more in modern day than they did three decades ago.  In conclusion, despite the clearly observable decrease in the number of members of specific parties across the board, this trend does not necessarily mean that the remaining constituents themselves have lost power.  In fact, from all observations the opposite appears to be true as party members are enjoying as much sway as ever in modern European politics despite a reshuffling of their roles within the organization.</w:t>
      </w:r>
    </w:p>
    <w:p w:rsidR="00000000" w:rsidDel="00000000" w:rsidP="00000000" w:rsidRDefault="00000000" w:rsidRPr="00000000" w14:paraId="00000021">
      <w:pPr>
        <w:spacing w:line="480" w:lineRule="auto"/>
        <w:rPr/>
      </w:pPr>
      <w:r w:rsidDel="00000000" w:rsidR="00000000" w:rsidRPr="00000000">
        <w:rPr>
          <w:rtl w:val="0"/>
        </w:rPr>
        <w:tab/>
        <w:t xml:space="preserve">The last, but far from the least important, of the major abilities that constitute party members’ power is selection of parliamentary candidates.  This can be attributed to the fact that, in the textbook’s word, “only people selected as candidates can become members of parliament,” along with nearly every documented case across Europe showing “most or all government ministers are present or former members of parliament” (p. 341).  Wording itself from the previous quotes exude how much weight the European system places on membership, as virtually the only option for one looking to climb the political ranks is to associate themselves with a party.  It can be argued that this tactic is an attempt to exclude and oppress the common man or those not part of the “inner circle,” from having their voice heard, but this theory is far from fact.  Inversely, it can also be said that this is not a sign of repression by elites, but instead encourages greater involvement by those hoping to make a change through civil means.  Due to the fact anyone can join any major party organization (with a few obscure exceptions), even those coming from less fortunate backgrounds have the capacity to speak their opinion if they simply put in the effort to participate.  As a result, individuals within a given society are enticed to stay up to date and informed on current events so they can, and in effect, choose which party best represents their views on how the government should be ran.  Disciplined and cohesive political parties that dominate Europe also bode well for both the party and its’ members.  Because of this emphasis on togetherness seen all throughout European parties, less prominent members of organizations can be assured that whoever they choose to align with will be sure to follow out the agreed upon party platform, as breaking from it would mean political suicide for any parliament member who is seeking to get reelected in future elections.  Therefore, the culture of party cohesiveness and discipline creates a positive symbiotic relationship between both the party and its’ members, giving power to the members through their power to vote on candidates while also guaranteeing the values outlined by the organization itself will be maintained even after candidates have already won a seat in parliament.</w:t>
      </w:r>
    </w:p>
    <w:p w:rsidR="00000000" w:rsidDel="00000000" w:rsidP="00000000" w:rsidRDefault="00000000" w:rsidRPr="00000000" w14:paraId="00000022">
      <w:pPr>
        <w:spacing w:line="480" w:lineRule="auto"/>
        <w:rPr/>
      </w:pPr>
      <w:bookmarkStart w:colFirst="0" w:colLast="0" w:name="_jbtvfadzb5oi" w:id="0"/>
      <w:bookmarkEnd w:id="0"/>
      <w:r w:rsidDel="00000000" w:rsidR="00000000" w:rsidRPr="00000000">
        <w:rPr>
          <w:rtl w:val="0"/>
        </w:rPr>
        <w:tab/>
        <w:t xml:space="preserve">Although membership numbers </w:t>
      </w:r>
      <w:ins w:author="Humphrey, John A" w:id="0" w:date="2018-03-21T22:54:00Z">
        <w:r w:rsidDel="00000000" w:rsidR="00000000" w:rsidRPr="00000000">
          <w:rPr>
            <w:rtl w:val="0"/>
          </w:rPr>
          <w:t xml:space="preserve">have </w:t>
        </w:r>
      </w:ins>
      <w:r w:rsidDel="00000000" w:rsidR="00000000" w:rsidRPr="00000000">
        <w:rPr>
          <w:rtl w:val="0"/>
        </w:rPr>
        <w:t xml:space="preserve">continue</w:t>
      </w:r>
      <w:ins w:author="Humphrey, John A" w:id="1" w:date="2018-03-21T22:54:00Z">
        <w:r w:rsidDel="00000000" w:rsidR="00000000" w:rsidRPr="00000000">
          <w:rPr>
            <w:rtl w:val="0"/>
          </w:rPr>
          <w:t xml:space="preserve">d</w:t>
        </w:r>
      </w:ins>
      <w:r w:rsidDel="00000000" w:rsidR="00000000" w:rsidRPr="00000000">
        <w:rPr>
          <w:rtl w:val="0"/>
        </w:rPr>
        <w:t xml:space="preserve"> to decline</w:t>
      </w:r>
      <w:del w:author="Humphrey, John A" w:id="2" w:date="2018-03-21T23:02:00Z">
        <w:r w:rsidDel="00000000" w:rsidR="00000000" w:rsidRPr="00000000">
          <w:rPr>
            <w:rtl w:val="0"/>
          </w:rPr>
          <w:delText xml:space="preserve"> over the recent decades</w:delText>
        </w:r>
      </w:del>
      <w:r w:rsidDel="00000000" w:rsidR="00000000" w:rsidRPr="00000000">
        <w:rPr>
          <w:rtl w:val="0"/>
        </w:rPr>
        <w:t xml:space="preserve">, party members’ power remains as secure as eve</w:t>
      </w:r>
      <w:ins w:author="Humphrey, John A" w:id="3" w:date="2018-03-21T22:59:00Z">
        <w:r w:rsidDel="00000000" w:rsidR="00000000" w:rsidRPr="00000000">
          <w:rPr>
            <w:rtl w:val="0"/>
          </w:rPr>
          <w:t xml:space="preserve">r, arguably even being stronger than it was decades ago during the era of mass party dominance.  Impressively enough, all this has been achieved without any blatant negative side effects to the authority</w:t>
        </w:r>
      </w:ins>
      <w:del w:author="Humphrey, John A" w:id="3" w:date="2018-03-21T22:59:00Z">
        <w:r w:rsidDel="00000000" w:rsidR="00000000" w:rsidRPr="00000000">
          <w:rPr>
            <w:rtl w:val="0"/>
          </w:rPr>
          <w:delText xml:space="preserve">r, as well as the strength of the party </w:delText>
        </w:r>
      </w:del>
      <w:ins w:author="Humphrey, John A" w:id="4" w:date="2018-03-21T23:10:00Z">
        <w:r w:rsidDel="00000000" w:rsidR="00000000" w:rsidRPr="00000000">
          <w:rPr>
            <w:rtl w:val="0"/>
          </w:rPr>
          <w:t xml:space="preserve"> parties </w:t>
        </w:r>
      </w:ins>
      <w:del w:author="Humphrey, John A" w:id="4" w:date="2018-03-21T23:10:00Z">
        <w:r w:rsidDel="00000000" w:rsidR="00000000" w:rsidRPr="00000000">
          <w:rPr>
            <w:rtl w:val="0"/>
          </w:rPr>
          <w:delText xml:space="preserve">itself</w:delText>
        </w:r>
      </w:del>
      <w:ins w:author="Humphrey, John A" w:id="5" w:date="2018-03-21T23:11:00Z">
        <w:r w:rsidDel="00000000" w:rsidR="00000000" w:rsidRPr="00000000">
          <w:rPr>
            <w:rtl w:val="0"/>
          </w:rPr>
          <w:t xml:space="preserve">as a whole possess</w:t>
        </w:r>
      </w:ins>
      <w:r w:rsidDel="00000000" w:rsidR="00000000" w:rsidRPr="00000000">
        <w:rPr>
          <w:rtl w:val="0"/>
        </w:rPr>
        <w:t xml:space="preserve">.  This is mainly due to the system in place, which rewards individuals who are willing to join the ranks of</w:t>
      </w:r>
      <w:del w:author="Humphrey, John A" w:id="6" w:date="2018-03-21T23:24:00Z">
        <w:r w:rsidDel="00000000" w:rsidR="00000000" w:rsidRPr="00000000">
          <w:rPr>
            <w:rtl w:val="0"/>
          </w:rPr>
          <w:delText xml:space="preserve"> a</w:delText>
        </w:r>
      </w:del>
      <w:r w:rsidDel="00000000" w:rsidR="00000000" w:rsidRPr="00000000">
        <w:rPr>
          <w:rtl w:val="0"/>
        </w:rPr>
        <w:t xml:space="preserve"> part</w:t>
      </w:r>
      <w:ins w:author="Humphrey, John A" w:id="7" w:date="2018-03-21T23:24:00Z">
        <w:r w:rsidDel="00000000" w:rsidR="00000000" w:rsidRPr="00000000">
          <w:rPr>
            <w:rtl w:val="0"/>
          </w:rPr>
          <w:t xml:space="preserve">ies</w:t>
        </w:r>
      </w:ins>
      <w:del w:author="Humphrey, John A" w:id="7" w:date="2018-03-21T23:24:00Z">
        <w:r w:rsidDel="00000000" w:rsidR="00000000" w:rsidRPr="00000000">
          <w:rPr>
            <w:rtl w:val="0"/>
          </w:rPr>
          <w:delText xml:space="preserve">y</w:delText>
        </w:r>
      </w:del>
      <w:r w:rsidDel="00000000" w:rsidR="00000000" w:rsidRPr="00000000">
        <w:rPr>
          <w:rtl w:val="0"/>
        </w:rPr>
        <w:t xml:space="preserve"> </w:t>
      </w:r>
      <w:ins w:author="Humphrey, John A" w:id="8" w:date="2018-03-21T23:24:00Z">
        <w:r w:rsidDel="00000000" w:rsidR="00000000" w:rsidRPr="00000000">
          <w:rPr>
            <w:rtl w:val="0"/>
          </w:rPr>
          <w:t xml:space="preserve">due to the </w:t>
        </w:r>
      </w:ins>
      <w:del w:author="Humphrey, John A" w:id="8" w:date="2018-03-21T23:24:00Z">
        <w:r w:rsidDel="00000000" w:rsidR="00000000" w:rsidRPr="00000000">
          <w:rPr>
            <w:rtl w:val="0"/>
          </w:rPr>
          <w:delText xml:space="preserve">with </w:delText>
        </w:r>
      </w:del>
      <w:r w:rsidDel="00000000" w:rsidR="00000000" w:rsidRPr="00000000">
        <w:rPr>
          <w:rtl w:val="0"/>
        </w:rPr>
        <w:t xml:space="preserve">greater say </w:t>
      </w:r>
      <w:ins w:author="Humphrey, John A" w:id="9" w:date="2018-03-21T23:19:00Z">
        <w:r w:rsidDel="00000000" w:rsidR="00000000" w:rsidRPr="00000000">
          <w:rPr>
            <w:rtl w:val="0"/>
          </w:rPr>
          <w:t xml:space="preserve">gained </w:t>
        </w:r>
      </w:ins>
      <w:r w:rsidDel="00000000" w:rsidR="00000000" w:rsidRPr="00000000">
        <w:rPr>
          <w:rtl w:val="0"/>
        </w:rPr>
        <w:t xml:space="preserve">in </w:t>
      </w:r>
      <w:del w:author="Humphrey, John A" w:id="10" w:date="2018-03-21T23:19:00Z">
        <w:r w:rsidDel="00000000" w:rsidR="00000000" w:rsidRPr="00000000">
          <w:rPr>
            <w:rtl w:val="0"/>
          </w:rPr>
          <w:delText xml:space="preserve">its’ organization</w:delText>
        </w:r>
      </w:del>
      <w:ins w:author="Humphrey, John A" w:id="10" w:date="2018-03-21T23:19:00Z">
        <w:r w:rsidDel="00000000" w:rsidR="00000000" w:rsidRPr="00000000">
          <w:rPr>
            <w:rtl w:val="0"/>
          </w:rPr>
          <w:t xml:space="preserve">influencing</w:t>
        </w:r>
      </w:ins>
      <w:del w:author="Humphrey, John A" w:id="11" w:date="2018-03-21T23:19:00Z">
        <w:r w:rsidDel="00000000" w:rsidR="00000000" w:rsidRPr="00000000">
          <w:rPr>
            <w:rtl w:val="0"/>
          </w:rPr>
          <w:delText xml:space="preserve">al</w:delText>
        </w:r>
      </w:del>
      <w:r w:rsidDel="00000000" w:rsidR="00000000" w:rsidRPr="00000000">
        <w:rPr>
          <w:rtl w:val="0"/>
        </w:rPr>
        <w:t xml:space="preserve"> platforms </w:t>
      </w:r>
      <w:ins w:author="Humphrey, John A" w:id="12" w:date="2018-03-21T23:20:00Z">
        <w:r w:rsidDel="00000000" w:rsidR="00000000" w:rsidRPr="00000000">
          <w:rPr>
            <w:rtl w:val="0"/>
          </w:rPr>
          <w:t xml:space="preserve">accompanied with</w:t>
        </w:r>
      </w:ins>
      <w:del w:author="Humphrey, John A" w:id="12" w:date="2018-03-21T23:20:00Z">
        <w:r w:rsidDel="00000000" w:rsidR="00000000" w:rsidRPr="00000000">
          <w:rPr>
            <w:rtl w:val="0"/>
          </w:rPr>
          <w:delText xml:space="preserve">and</w:delText>
        </w:r>
      </w:del>
      <w:r w:rsidDel="00000000" w:rsidR="00000000" w:rsidRPr="00000000">
        <w:rPr>
          <w:rtl w:val="0"/>
        </w:rPr>
        <w:t xml:space="preserve"> </w:t>
      </w:r>
      <w:ins w:author="Humphrey, John A" w:id="13" w:date="2018-03-21T23:21:00Z">
        <w:r w:rsidDel="00000000" w:rsidR="00000000" w:rsidRPr="00000000">
          <w:rPr>
            <w:rtl w:val="0"/>
          </w:rPr>
          <w:t xml:space="preserve">membership and the </w:t>
        </w:r>
      </w:ins>
      <w:del w:author="Humphrey, John A" w:id="13" w:date="2018-03-21T23:21:00Z">
        <w:r w:rsidDel="00000000" w:rsidR="00000000" w:rsidRPr="00000000">
          <w:rPr>
            <w:rtl w:val="0"/>
          </w:rPr>
          <w:delText xml:space="preserve">allowing </w:delText>
        </w:r>
      </w:del>
      <w:ins w:author="Humphrey, John A" w:id="14" w:date="2018-03-21T23:17:00Z">
        <w:r w:rsidDel="00000000" w:rsidR="00000000" w:rsidRPr="00000000">
          <w:rPr>
            <w:rtl w:val="0"/>
          </w:rPr>
          <w:t xml:space="preserve">ability to </w:t>
        </w:r>
      </w:ins>
      <w:r w:rsidDel="00000000" w:rsidR="00000000" w:rsidRPr="00000000">
        <w:rPr>
          <w:rtl w:val="0"/>
        </w:rPr>
        <w:t xml:space="preserve">vot</w:t>
      </w:r>
      <w:ins w:author="Humphrey, John A" w:id="15" w:date="2018-03-21T23:17:00Z">
        <w:r w:rsidDel="00000000" w:rsidR="00000000" w:rsidRPr="00000000">
          <w:rPr>
            <w:rtl w:val="0"/>
          </w:rPr>
          <w:t xml:space="preserve">e</w:t>
        </w:r>
      </w:ins>
      <w:del w:author="Humphrey, John A" w:id="15" w:date="2018-03-21T23:17:00Z">
        <w:r w:rsidDel="00000000" w:rsidR="00000000" w:rsidRPr="00000000">
          <w:rPr>
            <w:rtl w:val="0"/>
          </w:rPr>
          <w:delText xml:space="preserve">ing</w:delText>
        </w:r>
      </w:del>
      <w:r w:rsidDel="00000000" w:rsidR="00000000" w:rsidRPr="00000000">
        <w:rPr>
          <w:rtl w:val="0"/>
        </w:rPr>
        <w:t xml:space="preserve"> in primaries </w:t>
      </w:r>
      <w:ins w:author="Humphrey, John A" w:id="16" w:date="2018-03-21T23:17:00Z">
        <w:r w:rsidDel="00000000" w:rsidR="00000000" w:rsidRPr="00000000">
          <w:rPr>
            <w:rtl w:val="0"/>
          </w:rPr>
          <w:t xml:space="preserve">(</w:t>
        </w:r>
      </w:ins>
      <w:r w:rsidDel="00000000" w:rsidR="00000000" w:rsidRPr="00000000">
        <w:rPr>
          <w:rtl w:val="0"/>
        </w:rPr>
        <w:t xml:space="preserve">which ultimately determine the candidate who will receive party funding and support</w:t>
      </w:r>
      <w:ins w:author="Humphrey, John A" w:id="17" w:date="2018-03-21T23:25:00Z">
        <w:r w:rsidDel="00000000" w:rsidR="00000000" w:rsidRPr="00000000">
          <w:rPr>
            <w:rtl w:val="0"/>
          </w:rPr>
          <w:t xml:space="preserve"> throughout the course of the election period).</w:t>
        </w:r>
      </w:ins>
      <w:del w:author="Humphrey, John A" w:id="17" w:date="2018-03-21T23:25:00Z">
        <w:r w:rsidDel="00000000" w:rsidR="00000000" w:rsidRPr="00000000">
          <w:rPr>
            <w:rtl w:val="0"/>
          </w:rPr>
          <w:delText xml:space="preserve">.</w:delText>
        </w:r>
      </w:del>
      <w:r w:rsidDel="00000000" w:rsidR="00000000" w:rsidRPr="00000000">
        <w:rPr>
          <w:rtl w:val="0"/>
        </w:rPr>
        <w:t xml:space="preserve">  Additionally, party validity is safeguarded as well due to the long-term incentive officials are given if they remain loyal to the base ideals laid out by the group prior to the election.  In conclusion, the increasing voice given to party members has benefited everyone involved in the process.  It has given those who constitute the party and those who represent their beliefs in office the incentive to mutually cooperate, and, as a result, more easily attain the respective goals they seek to attain from involvement in the political system.</w:t>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jc w:val="center"/>
        <w:rPr/>
      </w:pPr>
      <w:r w:rsidDel="00000000" w:rsidR="00000000" w:rsidRPr="00000000">
        <w:rPr>
          <w:rtl w:val="0"/>
        </w:rPr>
        <w:t xml:space="preserve">Bibliography</w:t>
      </w:r>
    </w:p>
    <w:p w:rsidR="00000000" w:rsidDel="00000000" w:rsidP="00000000" w:rsidRDefault="00000000" w:rsidRPr="00000000" w14:paraId="00000033">
      <w:pPr>
        <w:spacing w:line="480" w:lineRule="auto"/>
        <w:rPr/>
      </w:pPr>
      <w:r w:rsidDel="00000000" w:rsidR="00000000" w:rsidRPr="00000000">
        <w:rPr>
          <w:rtl w:val="0"/>
        </w:rPr>
        <w:t xml:space="preserve">Biezen, Ingrid Van. “The Decline in Party Membership across Europe Means That Political </w:t>
        <w:tab/>
        <w:t xml:space="preserve">Parties Need to Reconsider How They Engage with the Electorate.” EUROPP, LSE's </w:t>
        <w:tab/>
        <w:t xml:space="preserve">European Institute, 9 May 2013, blogs.lse.ac.uk/europpblog/2013/05/06/decline-in-</w:t>
        <w:tab/>
        <w:t xml:space="preserve">party-membership-europe-ingrid-van-biezen/.</w:t>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t xml:space="preserve">Dolezal, Martin, et al. “The Life Cycle of Party Manifestos: The Austrian Case.” West European </w:t>
        <w:tab/>
        <w:t xml:space="preserve">Politics, vol. 35, no. 4, 5 July 2012, pp. 869–895., doi:10.1080/01402382.2012.682349.</w:t>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t xml:space="preserve">Gallagher, Laver and Mair. 2011. Representative Government in Modern Europe: Institutions, </w:t>
        <w:tab/>
        <w:t xml:space="preserve">Parties, and Governments. McGraw Hill. 5th Edition.</w:t>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t xml:space="preserve">“Party Funding.” German Bundestag, German Bundestag, </w:t>
        <w:tab/>
      </w:r>
      <w:hyperlink r:id="rId7">
        <w:r w:rsidDel="00000000" w:rsidR="00000000" w:rsidRPr="00000000">
          <w:rPr>
            <w:color w:val="0563c1"/>
            <w:u w:val="single"/>
            <w:rtl w:val="0"/>
          </w:rPr>
          <w:t xml:space="preserve">www.bundestag.de/en/parliament/function/party_funding</w:t>
        </w:r>
      </w:hyperlink>
      <w:r w:rsidDel="00000000" w:rsidR="00000000" w:rsidRPr="00000000">
        <w:rPr>
          <w:rtl w:val="0"/>
        </w:rPr>
        <w:t xml:space="preserve">. </w:t>
      </w:r>
      <w:r w:rsidDel="00000000" w:rsidR="00000000" w:rsidRPr="00000000">
        <w:rPr>
          <w:rtl w:val="0"/>
        </w:rPr>
      </w:r>
    </w:p>
    <w:sectPr>
      <w:headerReference r:id="rId8" w:type="default"/>
      <w:head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humphrey.austin20@gmail.com" TargetMode="External"/><Relationship Id="rId7" Type="http://schemas.openxmlformats.org/officeDocument/2006/relationships/hyperlink" Target="http://www.bundestag.de/en/parliament/function/party_funding"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